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0</wp:posOffset>
                </wp:positionV>
                <wp:extent cx="6613525" cy="92468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45588" y="0"/>
                          <a:ext cx="6600825" cy="7560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0</wp:posOffset>
                </wp:positionV>
                <wp:extent cx="6613525" cy="924687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3525" cy="924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THE UNIVERSITY OF DANANG</w:t>
      </w:r>
      <w:ins w:author="Huong Nguyen" w:id="0" w:date="2021-03-04T20:45:00Z">
        <w:r w:rsidDel="00000000" w:rsidR="00000000" w:rsidRPr="00000000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2407708</wp:posOffset>
              </wp:positionH>
              <wp:positionV relativeFrom="paragraph">
                <wp:posOffset>289772</wp:posOffset>
              </wp:positionV>
              <wp:extent cx="1464945" cy="1464945"/>
              <wp:effectExtent b="0" l="0" r="0" t="0"/>
              <wp:wrapNone/>
              <wp:docPr descr="D:\VNUK DATEBASE\1- VNUK\logo_vnuk_eng-trans.png" id="2" name="image1.png"/>
              <a:graphic>
                <a:graphicData uri="http://schemas.openxmlformats.org/drawingml/2006/picture">
                  <pic:pic>
                    <pic:nvPicPr>
                      <pic:cNvPr descr="D:\VNUK DATEBASE\1- VNUK\logo_vnuk_eng-trans.png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4945" cy="1464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w:r>
      </w:ins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VNUK INSTITUTE FOR RESEARCH AND EXECUTIVE EDUCATION 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CUSTOMER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EXPERIENCE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 MODULE</w:t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ACADEMIC YEAR 2025 – 2026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A CX TRANSFORMATION ROADMAP FOR THE VNUK COMPUTER SCIENCE FACULTY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4.0" w:type="dxa"/>
        <w:jc w:val="center"/>
        <w:tblLayout w:type="fixed"/>
        <w:tblLook w:val="0000"/>
      </w:tblPr>
      <w:tblGrid>
        <w:gridCol w:w="2841"/>
        <w:gridCol w:w="6583"/>
        <w:tblGridChange w:id="0">
          <w:tblGrid>
            <w:gridCol w:w="2841"/>
            <w:gridCol w:w="65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Group Name: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Group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Group Member Name/ID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Lê Nguyễn Thanh Hằng – 22060016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Hoàng Khánh Linh – 22060004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Phan Ngọc Thuỳ Linh – 22060013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Nguyễn Thế Minh Duy – 22060006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Đỗ Trần Minh Ngọc – 22070007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Institutional affiliation: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VN-UK Institute for Research and Executive Education, the University of Danang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Lecturer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MSc. Le Dang Viet Phuong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Calibri" w:cs="Calibri" w:eastAsia="Calibri" w:hAnsi="Calibri"/>
          <w:b w:val="1"/>
          <w:bCs w:val="1"/>
        </w:rPr>
        <w:sectPr>
          <w:headerReference r:id="rId8" w:type="default"/>
          <w:footerReference r:id="rId9" w:type="default"/>
          <w:pgSz w:h="16838" w:w="11906" w:orient="portrait"/>
          <w:pgMar w:bottom="720" w:top="864" w:left="1440" w:right="720" w:header="461" w:footer="346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Jan 2026</w:t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727700" cy="444500"/>
          <wp:effectExtent b="0" l="0" r="0" t="0"/>
          <wp:docPr descr="D:\VNUK DATABASE\1- VNUK\QA\Internship Process submission\Referenced form\header_new.png" id="3" name="image2.png"/>
          <a:graphic>
            <a:graphicData uri="http://schemas.openxmlformats.org/drawingml/2006/picture">
              <pic:pic>
                <pic:nvPicPr>
                  <pic:cNvPr descr="D:\VNUK DATABASE\1- VNUK\QA\Internship Process submission\Referenced form\header_new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7700" cy="444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